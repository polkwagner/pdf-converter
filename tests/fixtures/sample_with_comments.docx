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Memo Title</w:t>
      </w:r>
    </w:p>
    <w:p>
      <w:r>
        <w:t xml:space="preserve">This is the opening paragraph. It contains a phrase that a </w:t>
      </w:r>
      <w:commentRangeStart w:id="0"/>
      <w:r>
        <w:t>contested claim</w:t>
      </w:r>
      <w:commentRangeEnd w:id="0"/>
      <w:r>
        <w:commentReference w:id="0"/>
      </w:r>
      <w:r>
        <w:t xml:space="preserve"> worth annotating, plus a footnote reference.</w:t>
      </w:r>
    </w:p>
    <w:p>
      <w:pPr>
        <w:pStyle w:val="Heading2"/>
      </w:pPr>
      <w:r>
        <w:t>Discussion</w:t>
      </w:r>
    </w:p>
    <w:p>
      <w:r>
        <w:t>This paragraph contains both a footnote reference and a tracked change. The footnote text appears at the end of the document.</w:t>
      </w:r>
      <w:ins w:id="100" w:author="Sarah Chen" w:date="2025-09-12T10:00:00Z">
        <w:r>
          <w:t xml:space="preserve"> ADDED-TEXT</w:t>
        </w:r>
      </w:ins>
      <w:del w:id="101" w:author="Sarah Chen" w:date="2025-09-12T10:00:00Z">
        <w:r>
          <w:delText xml:space="preserve"> REMOVED-TEXT</w:delText>
        </w:r>
      </w:del>
      <w:r>
        <w:footnoteReference w:id="1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Sarah Chen" w:date="2025-09-12T10:00:00Z" w:initials="SC">
    <w:p>
      <w:r>
        <w:t>Consider citing Bilski here.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t>This is the footnote text. It contains a citation: Bilski v. Kappos, 561 U.S. 593 (2010).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Comments" Type="http://schemas.openxmlformats.org/officeDocument/2006/relationships/comments" Target="comments.xml"/><Relationship Id="rIdFootnotes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